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491ACA" w14:textId="0DB8A686" w:rsidR="00331EE8" w:rsidRPr="00677B5E" w:rsidRDefault="00331EE8" w:rsidP="00331EE8">
      <w:pPr>
        <w:jc w:val="center"/>
        <w:rPr>
          <w:rFonts w:cstheme="minorHAnsi"/>
          <w:b/>
          <w:sz w:val="36"/>
          <w:szCs w:val="36"/>
        </w:rPr>
      </w:pPr>
      <w:bookmarkStart w:id="0" w:name="_GoBack"/>
      <w:bookmarkEnd w:id="0"/>
      <w:r w:rsidRPr="00677B5E">
        <w:rPr>
          <w:rFonts w:cstheme="minorHAnsi"/>
          <w:b/>
          <w:sz w:val="36"/>
          <w:szCs w:val="36"/>
        </w:rPr>
        <w:t>GENESIS (</w:t>
      </w:r>
      <w:proofErr w:type="spellStart"/>
      <w:ins w:id="1" w:author="Saud Afaq" w:date="2020-06-14T03:56:00Z">
        <w:r w:rsidR="00022424" w:rsidRPr="00B04438">
          <w:rPr>
            <w:rFonts w:cstheme="minorHAnsi"/>
            <w:b/>
            <w:sz w:val="36"/>
            <w:szCs w:val="36"/>
          </w:rPr>
          <w:t>Lucene</w:t>
        </w:r>
      </w:ins>
      <w:proofErr w:type="spellEnd"/>
      <w:del w:id="2" w:author="Saud Afaq" w:date="2020-06-14T03:56:00Z">
        <w:r w:rsidRPr="00677B5E">
          <w:rPr>
            <w:rFonts w:cstheme="minorHAnsi"/>
            <w:b/>
            <w:sz w:val="36"/>
            <w:szCs w:val="36"/>
          </w:rPr>
          <w:delText>BM25F</w:delText>
        </w:r>
      </w:del>
      <w:r w:rsidRPr="00677B5E">
        <w:rPr>
          <w:rFonts w:cstheme="minorHAnsi"/>
          <w:b/>
          <w:sz w:val="36"/>
          <w:szCs w:val="36"/>
        </w:rPr>
        <w:t xml:space="preserve"> Service)</w:t>
      </w:r>
    </w:p>
    <w:p w14:paraId="3295BE8E" w14:textId="77777777" w:rsidR="00331EE8" w:rsidRPr="00677B5E" w:rsidRDefault="00331EE8" w:rsidP="00331EE8">
      <w:pPr>
        <w:rPr>
          <w:rFonts w:cstheme="minorHAnsi"/>
          <w:b/>
          <w:sz w:val="36"/>
          <w:szCs w:val="36"/>
        </w:rPr>
      </w:pPr>
      <w:r w:rsidRPr="00677B5E">
        <w:rPr>
          <w:rFonts w:cstheme="minorHAnsi"/>
          <w:b/>
          <w:sz w:val="36"/>
          <w:szCs w:val="36"/>
        </w:rPr>
        <w:t>PLACES:</w:t>
      </w:r>
    </w:p>
    <w:p w14:paraId="35BC1B23" w14:textId="77777777" w:rsidR="00E8073C" w:rsidRPr="00677B5E" w:rsidRDefault="00331EE8" w:rsidP="00331EE8">
      <w:pPr>
        <w:pStyle w:val="ListParagraph"/>
        <w:numPr>
          <w:ilvl w:val="0"/>
          <w:numId w:val="1"/>
        </w:numPr>
        <w:rPr>
          <w:rFonts w:cstheme="minorHAnsi"/>
          <w:b/>
          <w:sz w:val="36"/>
          <w:szCs w:val="36"/>
        </w:rPr>
      </w:pPr>
      <w:r w:rsidRPr="00677B5E">
        <w:rPr>
          <w:rFonts w:cstheme="minorHAnsi"/>
          <w:b/>
          <w:sz w:val="36"/>
          <w:szCs w:val="36"/>
        </w:rPr>
        <w:t>Paderborn</w:t>
      </w:r>
    </w:p>
    <w:p w14:paraId="7FD919E6" w14:textId="77777777" w:rsidR="003F0DD5" w:rsidRPr="00B04438" w:rsidRDefault="00AA6A18">
      <w:pPr>
        <w:rPr>
          <w:ins w:id="3" w:author="Saud Afaq" w:date="2020-06-14T03:56:00Z"/>
          <w:rFonts w:cstheme="minorHAnsi"/>
          <w:b/>
          <w:sz w:val="36"/>
          <w:szCs w:val="36"/>
        </w:rPr>
      </w:pPr>
      <w:ins w:id="4" w:author="Saud Afaq" w:date="2020-06-14T03:56:00Z">
        <w:r w:rsidRPr="00B04438">
          <w:rPr>
            <w:rFonts w:cstheme="minorHAnsi"/>
            <w:b/>
            <w:noProof/>
            <w:sz w:val="36"/>
            <w:szCs w:val="36"/>
          </w:rPr>
          <w:drawing>
            <wp:inline distT="0" distB="0" distL="0" distR="0" wp14:anchorId="46C387BD" wp14:editId="563B28D0">
              <wp:extent cx="5942865" cy="3309582"/>
              <wp:effectExtent l="0" t="0" r="1270" b="5715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50616" cy="33138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C69E77B" w14:textId="77777777" w:rsidR="003F0DD5" w:rsidRPr="00677B5E" w:rsidRDefault="00C65895">
      <w:pPr>
        <w:rPr>
          <w:del w:id="5" w:author="Saud Afaq" w:date="2020-06-14T03:56:00Z"/>
          <w:rFonts w:cstheme="minorHAnsi"/>
          <w:b/>
          <w:sz w:val="36"/>
          <w:szCs w:val="36"/>
        </w:rPr>
      </w:pPr>
      <w:del w:id="6" w:author="Saud Afaq" w:date="2020-06-14T03:56:00Z">
        <w:r w:rsidRPr="00677B5E">
          <w:rPr>
            <w:rFonts w:cstheme="minorHAnsi"/>
            <w:b/>
            <w:noProof/>
            <w:sz w:val="36"/>
            <w:szCs w:val="36"/>
          </w:rPr>
          <w:drawing>
            <wp:inline distT="0" distB="0" distL="0" distR="0" wp14:anchorId="567ECAAF" wp14:editId="59327244">
              <wp:extent cx="6381750" cy="2962275"/>
              <wp:effectExtent l="0" t="0" r="0" b="952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81750" cy="2962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5E22463" w14:textId="77777777" w:rsidR="00331EE8" w:rsidRPr="00677B5E" w:rsidRDefault="00331EE8" w:rsidP="00331EE8">
      <w:pPr>
        <w:ind w:left="360"/>
        <w:rPr>
          <w:rFonts w:cstheme="minorHAnsi"/>
          <w:b/>
          <w:sz w:val="36"/>
          <w:szCs w:val="36"/>
        </w:rPr>
      </w:pPr>
      <w:del w:id="7" w:author="Saud Afaq" w:date="2020-06-14T03:56:00Z">
        <w:r w:rsidRPr="00677B5E">
          <w:rPr>
            <w:rFonts w:cstheme="minorHAnsi"/>
            <w:b/>
            <w:sz w:val="36"/>
            <w:szCs w:val="36"/>
          </w:rPr>
          <w:delText>2)</w:delText>
        </w:r>
      </w:del>
      <w:r w:rsidRPr="00677B5E">
        <w:rPr>
          <w:rFonts w:cstheme="minorHAnsi"/>
          <w:b/>
          <w:sz w:val="36"/>
          <w:szCs w:val="36"/>
        </w:rPr>
        <w:t>Dresden</w:t>
      </w:r>
    </w:p>
    <w:p w14:paraId="36999485" w14:textId="77777777" w:rsidR="00022424" w:rsidRPr="00B04438" w:rsidRDefault="00A6411B">
      <w:pPr>
        <w:rPr>
          <w:ins w:id="8" w:author="Saud Afaq" w:date="2020-06-14T03:56:00Z"/>
          <w:rFonts w:cstheme="minorHAnsi"/>
          <w:b/>
          <w:sz w:val="36"/>
          <w:szCs w:val="36"/>
        </w:rPr>
      </w:pPr>
      <w:ins w:id="9" w:author="Saud Afaq" w:date="2020-06-14T03:56:00Z">
        <w:r w:rsidRPr="00B04438">
          <w:rPr>
            <w:rFonts w:cstheme="minorHAnsi"/>
            <w:b/>
            <w:noProof/>
            <w:sz w:val="36"/>
            <w:szCs w:val="36"/>
          </w:rPr>
          <w:lastRenderedPageBreak/>
          <w:drawing>
            <wp:inline distT="0" distB="0" distL="0" distR="0" wp14:anchorId="3CE38DCE" wp14:editId="00C3E95D">
              <wp:extent cx="5942965" cy="3091218"/>
              <wp:effectExtent l="0" t="0" r="635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66117" cy="31032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9AC779" w14:textId="77777777" w:rsidR="00331EE8" w:rsidRPr="00677B5E" w:rsidRDefault="00E8073C">
      <w:pPr>
        <w:rPr>
          <w:del w:id="10" w:author="Saud Afaq" w:date="2020-06-14T03:56:00Z"/>
          <w:rFonts w:cstheme="minorHAnsi"/>
          <w:b/>
          <w:sz w:val="36"/>
          <w:szCs w:val="36"/>
        </w:rPr>
      </w:pPr>
      <w:del w:id="11" w:author="Saud Afaq" w:date="2020-06-14T03:56:00Z">
        <w:r w:rsidRPr="00677B5E">
          <w:rPr>
            <w:rFonts w:cstheme="minorHAnsi"/>
            <w:b/>
            <w:noProof/>
            <w:sz w:val="36"/>
            <w:szCs w:val="36"/>
          </w:rPr>
          <w:drawing>
            <wp:inline distT="0" distB="0" distL="0" distR="0" wp14:anchorId="7F567A9C" wp14:editId="33AA9FB2">
              <wp:extent cx="6457950" cy="3305175"/>
              <wp:effectExtent l="0" t="0" r="0" b="9525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57950" cy="3305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FE3612C" w14:textId="77777777" w:rsidR="00331EE8" w:rsidRPr="00677B5E" w:rsidRDefault="00331EE8" w:rsidP="00331EE8">
      <w:pPr>
        <w:rPr>
          <w:rFonts w:cstheme="minorHAnsi"/>
          <w:b/>
          <w:sz w:val="36"/>
          <w:szCs w:val="36"/>
        </w:rPr>
      </w:pPr>
      <w:r w:rsidRPr="00677B5E">
        <w:rPr>
          <w:rFonts w:cstheme="minorHAnsi"/>
          <w:b/>
          <w:sz w:val="36"/>
          <w:szCs w:val="36"/>
        </w:rPr>
        <w:t>PERSONS:</w:t>
      </w:r>
    </w:p>
    <w:p w14:paraId="6113A442" w14:textId="77777777" w:rsidR="00331EE8" w:rsidRPr="00677B5E" w:rsidRDefault="00331EE8">
      <w:pPr>
        <w:rPr>
          <w:rFonts w:cstheme="minorHAnsi"/>
          <w:b/>
          <w:sz w:val="36"/>
          <w:szCs w:val="36"/>
        </w:rPr>
      </w:pPr>
      <w:r w:rsidRPr="00677B5E">
        <w:rPr>
          <w:rFonts w:cstheme="minorHAnsi"/>
          <w:b/>
          <w:sz w:val="36"/>
          <w:szCs w:val="36"/>
        </w:rPr>
        <w:t>1)  Donald Trump</w:t>
      </w:r>
    </w:p>
    <w:p w14:paraId="76DC39DF" w14:textId="77777777" w:rsidR="00022424" w:rsidRPr="00B04438" w:rsidRDefault="00022424">
      <w:pPr>
        <w:rPr>
          <w:ins w:id="12" w:author="Saud Afaq" w:date="2020-06-14T03:56:00Z"/>
          <w:rFonts w:cstheme="minorHAnsi"/>
          <w:b/>
          <w:sz w:val="36"/>
          <w:szCs w:val="36"/>
        </w:rPr>
      </w:pPr>
      <w:ins w:id="13" w:author="Saud Afaq" w:date="2020-06-14T03:56:00Z">
        <w:r w:rsidRPr="00B04438">
          <w:rPr>
            <w:rFonts w:cstheme="minorHAnsi"/>
            <w:b/>
            <w:noProof/>
            <w:sz w:val="36"/>
            <w:szCs w:val="36"/>
          </w:rPr>
          <w:lastRenderedPageBreak/>
          <w:drawing>
            <wp:inline distT="0" distB="0" distL="0" distR="0" wp14:anchorId="79A51CD7" wp14:editId="4E506103">
              <wp:extent cx="5943503" cy="3212592"/>
              <wp:effectExtent l="0" t="0" r="635" b="6985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61387" cy="32222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991588F" w14:textId="77777777" w:rsidR="0047191A" w:rsidRPr="00677B5E" w:rsidRDefault="0047191A">
      <w:pPr>
        <w:rPr>
          <w:del w:id="14" w:author="Saud Afaq" w:date="2020-06-14T03:56:00Z"/>
          <w:rFonts w:cstheme="minorHAnsi"/>
          <w:b/>
          <w:sz w:val="36"/>
          <w:szCs w:val="36"/>
        </w:rPr>
      </w:pPr>
      <w:del w:id="15" w:author="Saud Afaq" w:date="2020-06-14T03:56:00Z">
        <w:r w:rsidRPr="00677B5E">
          <w:rPr>
            <w:rFonts w:cstheme="minorHAnsi"/>
            <w:b/>
            <w:noProof/>
            <w:sz w:val="36"/>
            <w:szCs w:val="36"/>
          </w:rPr>
          <w:drawing>
            <wp:inline distT="0" distB="0" distL="0" distR="0" wp14:anchorId="33BD2E3B" wp14:editId="7BA35A9B">
              <wp:extent cx="6562725" cy="3362325"/>
              <wp:effectExtent l="0" t="0" r="9525" b="9525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62725" cy="3362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7FF44F5" w14:textId="77777777" w:rsidR="00331EE8" w:rsidRPr="00677B5E" w:rsidRDefault="00331EE8" w:rsidP="00331EE8">
      <w:pPr>
        <w:pStyle w:val="ListParagraph"/>
        <w:numPr>
          <w:ilvl w:val="0"/>
          <w:numId w:val="1"/>
        </w:numPr>
        <w:rPr>
          <w:rFonts w:cstheme="minorHAnsi"/>
          <w:b/>
          <w:sz w:val="36"/>
          <w:szCs w:val="36"/>
        </w:rPr>
      </w:pPr>
      <w:r w:rsidRPr="00677B5E">
        <w:rPr>
          <w:rFonts w:cstheme="minorHAnsi"/>
          <w:b/>
          <w:sz w:val="36"/>
          <w:szCs w:val="36"/>
        </w:rPr>
        <w:t>Hitler</w:t>
      </w:r>
    </w:p>
    <w:p w14:paraId="7CA68222" w14:textId="77777777" w:rsidR="00022424" w:rsidRPr="00B04438" w:rsidRDefault="00022424">
      <w:pPr>
        <w:rPr>
          <w:ins w:id="16" w:author="Saud Afaq" w:date="2020-06-14T03:56:00Z"/>
          <w:rFonts w:cstheme="minorHAnsi"/>
          <w:b/>
          <w:sz w:val="36"/>
          <w:szCs w:val="36"/>
        </w:rPr>
      </w:pPr>
      <w:ins w:id="17" w:author="Saud Afaq" w:date="2020-06-14T03:56:00Z">
        <w:r w:rsidRPr="00B04438">
          <w:rPr>
            <w:rFonts w:cstheme="minorHAnsi"/>
            <w:b/>
            <w:noProof/>
            <w:sz w:val="36"/>
            <w:szCs w:val="36"/>
          </w:rPr>
          <w:lastRenderedPageBreak/>
          <w:drawing>
            <wp:inline distT="0" distB="0" distL="0" distR="0" wp14:anchorId="1ADB4E96" wp14:editId="6A628A42">
              <wp:extent cx="5941402" cy="3596640"/>
              <wp:effectExtent l="0" t="0" r="2540" b="381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old1.PNG"/>
                      <pic:cNvPicPr/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4268" cy="36165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7055122" w14:textId="77777777" w:rsidR="00713B61" w:rsidRPr="00677B5E" w:rsidRDefault="00331EE8">
      <w:pPr>
        <w:rPr>
          <w:del w:id="18" w:author="Saud Afaq" w:date="2020-06-14T03:56:00Z"/>
          <w:rFonts w:cstheme="minorHAnsi"/>
          <w:b/>
          <w:sz w:val="36"/>
          <w:szCs w:val="36"/>
        </w:rPr>
      </w:pPr>
      <w:del w:id="19" w:author="Saud Afaq" w:date="2020-06-14T03:56:00Z">
        <w:r w:rsidRPr="00677B5E">
          <w:rPr>
            <w:rFonts w:cstheme="minorHAnsi"/>
            <w:b/>
            <w:noProof/>
            <w:sz w:val="36"/>
            <w:szCs w:val="36"/>
          </w:rPr>
          <w:drawing>
            <wp:inline distT="0" distB="0" distL="0" distR="0" wp14:anchorId="44D7EFF5" wp14:editId="2B1D6964">
              <wp:extent cx="6553200" cy="3514725"/>
              <wp:effectExtent l="0" t="0" r="0" b="9525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new1.PNG"/>
                      <pic:cNvPicPr/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53200" cy="3514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2064EEF" w14:textId="77777777" w:rsidR="00677B5E" w:rsidRPr="00677B5E" w:rsidRDefault="00677B5E" w:rsidP="00677B5E">
      <w:pPr>
        <w:rPr>
          <w:rFonts w:cstheme="minorHAnsi"/>
          <w:b/>
          <w:sz w:val="36"/>
          <w:szCs w:val="36"/>
        </w:rPr>
      </w:pPr>
      <w:r w:rsidRPr="00677B5E">
        <w:rPr>
          <w:rFonts w:cstheme="minorHAnsi"/>
          <w:b/>
          <w:sz w:val="36"/>
          <w:szCs w:val="36"/>
        </w:rPr>
        <w:t>ORGANIZATIONS:</w:t>
      </w:r>
    </w:p>
    <w:p w14:paraId="370EE88A" w14:textId="77777777" w:rsidR="00677B5E" w:rsidRPr="00677B5E" w:rsidRDefault="00677B5E" w:rsidP="00677B5E">
      <w:pPr>
        <w:pStyle w:val="ListParagraph"/>
        <w:numPr>
          <w:ilvl w:val="0"/>
          <w:numId w:val="3"/>
        </w:numPr>
        <w:rPr>
          <w:rFonts w:cstheme="minorHAnsi"/>
          <w:b/>
          <w:sz w:val="36"/>
          <w:szCs w:val="36"/>
        </w:rPr>
      </w:pPr>
      <w:r w:rsidRPr="00677B5E">
        <w:rPr>
          <w:rFonts w:cstheme="minorHAnsi"/>
          <w:b/>
          <w:sz w:val="36"/>
          <w:szCs w:val="36"/>
        </w:rPr>
        <w:t>Microsoft</w:t>
      </w:r>
    </w:p>
    <w:p w14:paraId="615F07E7" w14:textId="77777777" w:rsidR="00022424" w:rsidRPr="00B04438" w:rsidRDefault="00072C08">
      <w:pPr>
        <w:rPr>
          <w:ins w:id="20" w:author="Saud Afaq" w:date="2020-06-14T03:56:00Z"/>
          <w:rFonts w:cstheme="minorHAnsi"/>
          <w:b/>
          <w:sz w:val="36"/>
          <w:szCs w:val="36"/>
        </w:rPr>
      </w:pPr>
      <w:ins w:id="21" w:author="Saud Afaq" w:date="2020-06-14T03:56:00Z">
        <w:r w:rsidRPr="00B04438">
          <w:rPr>
            <w:rFonts w:cstheme="minorHAnsi"/>
            <w:b/>
            <w:noProof/>
            <w:sz w:val="36"/>
            <w:szCs w:val="36"/>
          </w:rPr>
          <w:lastRenderedPageBreak/>
          <w:drawing>
            <wp:inline distT="0" distB="0" distL="0" distR="0" wp14:anchorId="15BF0169" wp14:editId="5BA5E07A">
              <wp:extent cx="5943600" cy="3017520"/>
              <wp:effectExtent l="0" t="0" r="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8035" cy="30197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1FBB512" w14:textId="77777777" w:rsidR="00677B5E" w:rsidRPr="00677B5E" w:rsidRDefault="00713B61">
      <w:pPr>
        <w:rPr>
          <w:del w:id="22" w:author="Saud Afaq" w:date="2020-06-14T03:56:00Z"/>
          <w:rFonts w:cstheme="minorHAnsi"/>
          <w:b/>
          <w:sz w:val="36"/>
          <w:szCs w:val="36"/>
        </w:rPr>
      </w:pPr>
      <w:del w:id="23" w:author="Saud Afaq" w:date="2020-06-14T03:56:00Z">
        <w:r w:rsidRPr="00677B5E">
          <w:rPr>
            <w:rFonts w:cstheme="minorHAnsi"/>
            <w:b/>
            <w:noProof/>
            <w:sz w:val="36"/>
            <w:szCs w:val="36"/>
          </w:rPr>
          <w:drawing>
            <wp:inline distT="0" distB="0" distL="0" distR="0" wp14:anchorId="2260DD93" wp14:editId="79210560">
              <wp:extent cx="6410325" cy="3324225"/>
              <wp:effectExtent l="0" t="0" r="9525" b="9525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10325" cy="3324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05E638F" w14:textId="05A17F2B" w:rsidR="006D7FCA" w:rsidRPr="00677B5E" w:rsidRDefault="00677B5E" w:rsidP="00677B5E">
      <w:pPr>
        <w:pStyle w:val="ListParagraph"/>
        <w:numPr>
          <w:ilvl w:val="0"/>
          <w:numId w:val="3"/>
        </w:numPr>
        <w:rPr>
          <w:rFonts w:cstheme="minorHAnsi"/>
          <w:b/>
          <w:sz w:val="36"/>
          <w:szCs w:val="36"/>
        </w:rPr>
      </w:pPr>
      <w:r w:rsidRPr="00677B5E">
        <w:rPr>
          <w:rFonts w:cstheme="minorHAnsi"/>
          <w:b/>
          <w:sz w:val="36"/>
          <w:szCs w:val="36"/>
        </w:rPr>
        <w:lastRenderedPageBreak/>
        <w:t>IBM</w:t>
      </w:r>
      <w:ins w:id="24" w:author="Saud Afaq" w:date="2020-06-14T03:56:00Z">
        <w:r w:rsidR="00022424" w:rsidRPr="00B04438">
          <w:rPr>
            <w:rFonts w:cstheme="minorHAnsi"/>
            <w:b/>
            <w:noProof/>
          </w:rPr>
          <w:drawing>
            <wp:inline distT="0" distB="0" distL="0" distR="0" wp14:anchorId="1F9835BE" wp14:editId="2D527871">
              <wp:extent cx="5943600" cy="3560064"/>
              <wp:effectExtent l="0" t="0" r="0" b="254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old2.PNG"/>
                      <pic:cNvPicPr/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50140" cy="356398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01E2DA2" w14:textId="77777777" w:rsidR="006D7FCA" w:rsidRPr="00F90687" w:rsidRDefault="006D7FCA">
      <w:del w:id="25" w:author="Saud Afaq" w:date="2020-06-14T03:56:00Z">
        <w:r w:rsidRPr="00677B5E">
          <w:rPr>
            <w:rFonts w:cstheme="minorHAnsi"/>
            <w:b/>
            <w:noProof/>
            <w:sz w:val="36"/>
            <w:szCs w:val="36"/>
          </w:rPr>
          <w:drawing>
            <wp:inline distT="0" distB="0" distL="0" distR="0">
              <wp:extent cx="6305550" cy="3400425"/>
              <wp:effectExtent l="0" t="0" r="0" b="9525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new2.PNG"/>
                      <pic:cNvPicPr/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05550" cy="3400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sectPr w:rsidR="006D7FCA" w:rsidRPr="00F906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04A24"/>
    <w:multiLevelType w:val="hybridMultilevel"/>
    <w:tmpl w:val="43C2CE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514F4"/>
    <w:multiLevelType w:val="hybridMultilevel"/>
    <w:tmpl w:val="B22A66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B54BF"/>
    <w:multiLevelType w:val="hybridMultilevel"/>
    <w:tmpl w:val="43C2CE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895"/>
    <w:rsid w:val="00013C05"/>
    <w:rsid w:val="00022424"/>
    <w:rsid w:val="00072C08"/>
    <w:rsid w:val="0016772D"/>
    <w:rsid w:val="00331EE8"/>
    <w:rsid w:val="003F0DD5"/>
    <w:rsid w:val="0047191A"/>
    <w:rsid w:val="00677B5E"/>
    <w:rsid w:val="006D7FCA"/>
    <w:rsid w:val="00713B61"/>
    <w:rsid w:val="007A7371"/>
    <w:rsid w:val="00A6411B"/>
    <w:rsid w:val="00AA6A18"/>
    <w:rsid w:val="00B04438"/>
    <w:rsid w:val="00C65895"/>
    <w:rsid w:val="00CE0DEF"/>
    <w:rsid w:val="00D65E67"/>
    <w:rsid w:val="00DB54F2"/>
    <w:rsid w:val="00E25D0B"/>
    <w:rsid w:val="00E6341D"/>
    <w:rsid w:val="00E8073C"/>
    <w:rsid w:val="00F73571"/>
    <w:rsid w:val="00F90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A9951"/>
  <w15:chartTrackingRefBased/>
  <w15:docId w15:val="{EEB27DA5-BEAF-4836-B12D-B02140670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E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1873</TotalTime>
  <Pages>6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Saud Afaq</dc:creator>
  <cp:keywords/>
  <dc:description/>
  <cp:lastModifiedBy>Saud Afaq</cp:lastModifiedBy>
  <cp:revision>1</cp:revision>
  <dcterms:created xsi:type="dcterms:W3CDTF">2020-06-07T21:16:00Z</dcterms:created>
  <dcterms:modified xsi:type="dcterms:W3CDTF">2020-06-14T01:57:00Z</dcterms:modified>
</cp:coreProperties>
</file>